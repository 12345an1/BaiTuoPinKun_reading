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BF0" w:rsidRDefault="00F70EDC">
      <w:pPr>
        <w:pStyle w:val="af0"/>
        <w:spacing w:line="640" w:lineRule="exact"/>
        <w:ind w:firstLineChars="0" w:firstLine="0"/>
        <w:jc w:val="center"/>
        <w:rPr>
          <w:rFonts w:ascii="方正小标宋简体" w:eastAsia="方正小标宋简体"/>
          <w:b/>
          <w:szCs w:val="32"/>
        </w:rPr>
      </w:pPr>
      <w:r>
        <w:rPr>
          <w:rFonts w:ascii="方正小标宋简体" w:eastAsia="方正小标宋简体" w:hint="eastAsia"/>
          <w:b/>
          <w:szCs w:val="32"/>
        </w:rPr>
        <w:t>“习近平新时代中国特色社会主义思想概论”课程</w:t>
      </w:r>
    </w:p>
    <w:p w:rsidR="00E45BF0" w:rsidRDefault="00DD6691">
      <w:pPr>
        <w:pStyle w:val="af0"/>
        <w:spacing w:line="640" w:lineRule="exact"/>
        <w:ind w:firstLineChars="0" w:firstLine="0"/>
        <w:jc w:val="center"/>
        <w:rPr>
          <w:rFonts w:ascii="方正小标宋简体" w:eastAsia="方正小标宋简体"/>
          <w:b/>
          <w:szCs w:val="32"/>
        </w:rPr>
      </w:pPr>
      <w:r>
        <w:rPr>
          <w:rFonts w:ascii="方正小标宋简体" w:eastAsia="方正小标宋简体" w:hint="eastAsia"/>
          <w:b/>
          <w:szCs w:val="32"/>
        </w:rPr>
        <w:t>读书报告要求</w:t>
      </w:r>
    </w:p>
    <w:p w:rsidR="00E45BF0" w:rsidRDefault="00F70EDC">
      <w:pPr>
        <w:pStyle w:val="3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（一）考核方式</w:t>
      </w:r>
    </w:p>
    <w:p w:rsidR="00E45BF0" w:rsidRDefault="00F70EDC">
      <w:pPr>
        <w:spacing w:line="480" w:lineRule="exact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读书报告</w:t>
      </w:r>
      <w:r>
        <w:rPr>
          <w:rFonts w:hint="eastAsia"/>
          <w:b/>
          <w:bCs/>
          <w:sz w:val="28"/>
          <w:szCs w:val="28"/>
        </w:rPr>
        <w:t xml:space="preserve">  </w:t>
      </w:r>
      <w:r w:rsidR="00DD6691" w:rsidRPr="00DD6691">
        <w:rPr>
          <w:rFonts w:hint="eastAsia"/>
          <w:sz w:val="28"/>
          <w:szCs w:val="28"/>
        </w:rPr>
        <w:t>任选一篇统一课件后的拓展阅读文献，或者习近平的其他文章和讲话（比如可读二十大报告）</w:t>
      </w:r>
    </w:p>
    <w:p w:rsidR="00E45BF0" w:rsidRDefault="00F70EDC">
      <w:pPr>
        <w:spacing w:line="480" w:lineRule="exact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自拟题目；</w:t>
      </w: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结合新时代中国实践；</w:t>
      </w: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  <w:szCs w:val="28"/>
        </w:rPr>
        <w:t>字数</w:t>
      </w:r>
      <w:r>
        <w:rPr>
          <w:rFonts w:hint="eastAsia"/>
          <w:sz w:val="28"/>
          <w:szCs w:val="28"/>
        </w:rPr>
        <w:t>2000-3000</w:t>
      </w:r>
      <w:r>
        <w:rPr>
          <w:rFonts w:hint="eastAsia"/>
          <w:sz w:val="28"/>
          <w:szCs w:val="28"/>
        </w:rPr>
        <w:t>字；</w:t>
      </w:r>
      <w:r>
        <w:rPr>
          <w:rFonts w:hint="eastAsia"/>
          <w:sz w:val="28"/>
          <w:szCs w:val="28"/>
        </w:rPr>
        <w:t>4.</w:t>
      </w:r>
      <w:r>
        <w:rPr>
          <w:rFonts w:hint="eastAsia"/>
          <w:color w:val="000000" w:themeColor="text1"/>
          <w:sz w:val="28"/>
          <w:szCs w:val="28"/>
        </w:rPr>
        <w:t>可以适当引用与课程内容相关的</w:t>
      </w:r>
      <w:r w:rsidR="00DD6691">
        <w:rPr>
          <w:rFonts w:hint="eastAsia"/>
          <w:color w:val="000000" w:themeColor="text1"/>
          <w:sz w:val="28"/>
          <w:szCs w:val="28"/>
        </w:rPr>
        <w:t>报告、</w:t>
      </w:r>
      <w:r>
        <w:rPr>
          <w:rFonts w:hint="eastAsia"/>
          <w:color w:val="000000" w:themeColor="text1"/>
          <w:sz w:val="28"/>
          <w:szCs w:val="28"/>
        </w:rPr>
        <w:t>著作和文章，</w:t>
      </w:r>
      <w:r>
        <w:rPr>
          <w:rFonts w:hint="eastAsia"/>
          <w:sz w:val="28"/>
          <w:szCs w:val="28"/>
        </w:rPr>
        <w:t>引用时请标明出处。</w:t>
      </w:r>
      <w:r>
        <w:rPr>
          <w:rFonts w:hint="eastAsia"/>
          <w:color w:val="000000" w:themeColor="text1"/>
          <w:sz w:val="28"/>
          <w:szCs w:val="28"/>
        </w:rPr>
        <w:t>引用文字原则上应控</w:t>
      </w:r>
      <w:r>
        <w:rPr>
          <w:rFonts w:hint="eastAsia"/>
          <w:sz w:val="28"/>
          <w:szCs w:val="28"/>
        </w:rPr>
        <w:t>制在</w:t>
      </w:r>
      <w:r>
        <w:rPr>
          <w:rFonts w:hint="eastAsia"/>
          <w:sz w:val="28"/>
          <w:szCs w:val="28"/>
        </w:rPr>
        <w:t>40%</w:t>
      </w:r>
      <w:r>
        <w:rPr>
          <w:rFonts w:hint="eastAsia"/>
          <w:sz w:val="28"/>
          <w:szCs w:val="28"/>
        </w:rPr>
        <w:t>以内，其他内容应为自己的分析或体会。（特别提示：读书报告要求原创，杜绝抄袭和剽窃。）</w:t>
      </w:r>
    </w:p>
    <w:p w:rsidR="00E45BF0" w:rsidRDefault="00F70EDC">
      <w:pPr>
        <w:pStyle w:val="3"/>
        <w:spacing w:line="480" w:lineRule="exact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（二）课程作业提交</w:t>
      </w:r>
    </w:p>
    <w:p w:rsidR="00E45BF0" w:rsidRDefault="00F70EDC">
      <w:pPr>
        <w:spacing w:line="480" w:lineRule="exact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学生应于</w:t>
      </w:r>
      <w:r>
        <w:rPr>
          <w:rFonts w:hint="eastAsia"/>
          <w:sz w:val="28"/>
          <w:szCs w:val="28"/>
        </w:rPr>
        <w:t>2023</w:t>
      </w:r>
      <w:r>
        <w:rPr>
          <w:rFonts w:hint="eastAsia"/>
          <w:sz w:val="28"/>
          <w:szCs w:val="28"/>
        </w:rPr>
        <w:t>年</w:t>
      </w:r>
      <w:r w:rsidR="00DD6691"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 w:rsidR="00DD6691">
        <w:rPr>
          <w:sz w:val="28"/>
          <w:szCs w:val="28"/>
        </w:rPr>
        <w:t>11</w:t>
      </w:r>
      <w:r>
        <w:rPr>
          <w:rFonts w:hint="eastAsia"/>
          <w:sz w:val="28"/>
          <w:szCs w:val="28"/>
        </w:rPr>
        <w:t>日前完成读书报告，并提交至助教电子邮箱（</w:t>
      </w:r>
      <w:r w:rsidR="00DD6691">
        <w:rPr>
          <w:rFonts w:hint="eastAsia"/>
          <w:sz w:val="28"/>
          <w:szCs w:val="28"/>
        </w:rPr>
        <w:t>另行通知</w:t>
      </w:r>
      <w:r>
        <w:rPr>
          <w:rFonts w:hint="eastAsia"/>
          <w:sz w:val="28"/>
          <w:szCs w:val="28"/>
        </w:rPr>
        <w:t>），由助教收齐后统一提交给任课老师。</w:t>
      </w:r>
    </w:p>
    <w:p w:rsidR="00E45BF0" w:rsidRDefault="00F70EDC">
      <w:pPr>
        <w:pStyle w:val="3"/>
        <w:spacing w:line="480" w:lineRule="exact"/>
        <w:ind w:firstLine="562"/>
        <w:rPr>
          <w:sz w:val="28"/>
          <w:szCs w:val="28"/>
        </w:rPr>
      </w:pPr>
      <w:r>
        <w:rPr>
          <w:rFonts w:hint="eastAsia"/>
          <w:sz w:val="28"/>
          <w:szCs w:val="28"/>
        </w:rPr>
        <w:t>（三）课程作业格式</w:t>
      </w:r>
    </w:p>
    <w:p w:rsidR="00E45BF0" w:rsidRDefault="00F70EDC">
      <w:pPr>
        <w:overflowPunct w:val="0"/>
        <w:adjustRightInd w:val="0"/>
        <w:snapToGrid w:val="0"/>
        <w:spacing w:line="480" w:lineRule="exact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提交</w:t>
      </w:r>
      <w:r>
        <w:rPr>
          <w:rFonts w:hint="eastAsia"/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DF</w:t>
      </w:r>
      <w:r>
        <w:rPr>
          <w:rFonts w:hint="eastAsia"/>
          <w:b/>
          <w:bCs/>
          <w:sz w:val="28"/>
          <w:szCs w:val="28"/>
        </w:rPr>
        <w:t>文档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请将读书报告形成一个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文档，然后转换成</w:t>
      </w:r>
      <w:r>
        <w:rPr>
          <w:rFonts w:hint="eastAsia"/>
          <w:sz w:val="28"/>
          <w:szCs w:val="28"/>
        </w:rPr>
        <w:t>PDF</w:t>
      </w:r>
      <w:r>
        <w:rPr>
          <w:rFonts w:hint="eastAsia"/>
          <w:sz w:val="28"/>
          <w:szCs w:val="28"/>
        </w:rPr>
        <w:t>文档。</w:t>
      </w:r>
    </w:p>
    <w:p w:rsidR="00E45BF0" w:rsidRDefault="00F70EDC">
      <w:pPr>
        <w:spacing w:line="480" w:lineRule="exact"/>
        <w:ind w:firstLine="562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>
        <w:rPr>
          <w:rFonts w:hint="eastAsia"/>
          <w:b/>
          <w:bCs/>
          <w:sz w:val="28"/>
          <w:szCs w:val="28"/>
        </w:rPr>
        <w:t>PDF</w:t>
      </w:r>
      <w:r>
        <w:rPr>
          <w:rFonts w:hint="eastAsia"/>
          <w:b/>
          <w:bCs/>
          <w:sz w:val="28"/>
          <w:szCs w:val="28"/>
        </w:rPr>
        <w:t>文档的文件名</w:t>
      </w:r>
      <w:r>
        <w:rPr>
          <w:rFonts w:hint="eastAsia"/>
          <w:sz w:val="28"/>
          <w:szCs w:val="28"/>
        </w:rPr>
        <w:t>：学号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教学班号。</w:t>
      </w:r>
    </w:p>
    <w:p w:rsidR="00E45BF0" w:rsidRDefault="00F70EDC">
      <w:pPr>
        <w:overflowPunct w:val="0"/>
        <w:adjustRightInd w:val="0"/>
        <w:snapToGrid w:val="0"/>
        <w:spacing w:line="480" w:lineRule="exact"/>
        <w:ind w:firstLine="5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>
        <w:rPr>
          <w:rFonts w:hint="eastAsia"/>
          <w:b/>
          <w:bCs/>
          <w:sz w:val="28"/>
          <w:szCs w:val="28"/>
        </w:rPr>
        <w:t>排版</w:t>
      </w:r>
    </w:p>
    <w:p w:rsidR="00E45BF0" w:rsidRDefault="00F70EDC">
      <w:pPr>
        <w:overflowPunct w:val="0"/>
        <w:adjustRightInd w:val="0"/>
        <w:snapToGrid w:val="0"/>
        <w:spacing w:line="480" w:lineRule="exact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文章标题用三号宋体加粗居中；一级标题用“一、”，四号宋体加粗居中；二级标题用“（一）”，小四宋体加粗；三级标题用“</w:t>
      </w: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”，小四宋体加粗；</w:t>
      </w:r>
      <w:r>
        <w:rPr>
          <w:rFonts w:hint="eastAsia"/>
          <w:color w:val="000000" w:themeColor="text1"/>
          <w:sz w:val="28"/>
          <w:szCs w:val="28"/>
        </w:rPr>
        <w:t>除标题外，正文其他文字用</w:t>
      </w:r>
      <w:r>
        <w:rPr>
          <w:rFonts w:hint="eastAsia"/>
          <w:sz w:val="28"/>
          <w:szCs w:val="28"/>
        </w:rPr>
        <w:t>小四宋体，行距</w:t>
      </w:r>
      <w:r>
        <w:rPr>
          <w:sz w:val="28"/>
          <w:szCs w:val="28"/>
        </w:rPr>
        <w:t>1.5</w:t>
      </w:r>
      <w:r>
        <w:rPr>
          <w:rFonts w:hint="eastAsia"/>
          <w:sz w:val="28"/>
          <w:szCs w:val="28"/>
        </w:rPr>
        <w:t>倍。</w:t>
      </w:r>
    </w:p>
    <w:p w:rsidR="00E45BF0" w:rsidRDefault="00F70EDC">
      <w:pPr>
        <w:overflowPunct w:val="0"/>
        <w:adjustRightInd w:val="0"/>
        <w:snapToGrid w:val="0"/>
        <w:spacing w:line="480" w:lineRule="exact"/>
        <w:ind w:firstLine="562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注释：</w:t>
      </w:r>
      <w:r>
        <w:rPr>
          <w:rFonts w:hint="eastAsia"/>
          <w:sz w:val="28"/>
          <w:szCs w:val="28"/>
        </w:rPr>
        <w:t>统一采用脚注每页重新编号方式，小五宋体，序号使用①、②、③……。</w:t>
      </w:r>
    </w:p>
    <w:p w:rsidR="00E45BF0" w:rsidRDefault="00F70EDC">
      <w:pPr>
        <w:overflowPunct w:val="0"/>
        <w:adjustRightInd w:val="0"/>
        <w:snapToGrid w:val="0"/>
        <w:spacing w:line="480" w:lineRule="exact"/>
        <w:ind w:firstLine="560"/>
        <w:rPr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插入脚注步骤：点击“引用”——“插入脚注”，脚注插入成功——修改脚注格式，点击“更多”，进入设置页面，“编号格式”选“①，②，③……”，“编号”选“每页重新编号”，然后点“插入”或“应用”。</w:t>
      </w:r>
    </w:p>
    <w:p w:rsidR="00DD6691" w:rsidRDefault="00DD6691">
      <w:pPr>
        <w:ind w:firstLine="640"/>
        <w:rPr>
          <w:u w:val="single"/>
        </w:rPr>
      </w:pPr>
    </w:p>
    <w:p w:rsidR="00E45BF0" w:rsidRPr="00DD6691" w:rsidRDefault="00F70EDC" w:rsidP="00DD6691">
      <w:pPr>
        <w:ind w:firstLine="640"/>
        <w:rPr>
          <w:u w:val="single"/>
        </w:rPr>
      </w:pPr>
      <w:r>
        <w:rPr>
          <w:rFonts w:hint="eastAsia"/>
          <w:u w:val="single"/>
        </w:rPr>
        <w:lastRenderedPageBreak/>
        <w:t>作业格式要求参考样板如下：</w:t>
      </w:r>
    </w:p>
    <w:p w:rsidR="00E45BF0" w:rsidRDefault="00E45BF0">
      <w:pPr>
        <w:ind w:firstLineChars="1000" w:firstLine="2811"/>
        <w:rPr>
          <w:b/>
          <w:bCs/>
          <w:sz w:val="28"/>
          <w:szCs w:val="28"/>
        </w:rPr>
      </w:pPr>
    </w:p>
    <w:p w:rsidR="00E45BF0" w:rsidRDefault="001E59F7">
      <w:pPr>
        <w:ind w:firstLineChars="1000" w:firstLine="281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X</w:t>
      </w:r>
      <w:r>
        <w:rPr>
          <w:b/>
          <w:bCs/>
          <w:sz w:val="28"/>
          <w:szCs w:val="28"/>
        </w:rPr>
        <w:t>XXX</w:t>
      </w:r>
      <w:bookmarkStart w:id="0" w:name="_GoBack"/>
      <w:bookmarkEnd w:id="0"/>
      <w:r w:rsidR="00F70EDC">
        <w:rPr>
          <w:rFonts w:hint="eastAsia"/>
          <w:b/>
          <w:bCs/>
          <w:sz w:val="28"/>
          <w:szCs w:val="28"/>
        </w:rPr>
        <w:t>大学本科生期末课程作业</w:t>
      </w:r>
    </w:p>
    <w:p w:rsidR="00E45BF0" w:rsidRDefault="00F70EDC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科目：习近平新时代中国特色社会主义思想概论</w:t>
      </w:r>
    </w:p>
    <w:p w:rsidR="00E45BF0" w:rsidRDefault="00F70EDC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学年学期：</w:t>
      </w:r>
      <w:r>
        <w:rPr>
          <w:rFonts w:hint="eastAsia"/>
          <w:sz w:val="24"/>
          <w:szCs w:val="24"/>
          <w:u w:val="single"/>
        </w:rPr>
        <w:t>20</w:t>
      </w:r>
      <w:r>
        <w:rPr>
          <w:sz w:val="24"/>
          <w:szCs w:val="24"/>
          <w:u w:val="single"/>
        </w:rPr>
        <w:t>22</w:t>
      </w:r>
      <w:r>
        <w:rPr>
          <w:rFonts w:hint="eastAsia"/>
          <w:sz w:val="24"/>
          <w:szCs w:val="24"/>
          <w:u w:val="single"/>
        </w:rPr>
        <w:t>学年第一学期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               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               </w:t>
      </w:r>
      <w:r>
        <w:rPr>
          <w:rFonts w:hint="eastAsia"/>
          <w:sz w:val="24"/>
          <w:szCs w:val="24"/>
        </w:rPr>
        <w:t xml:space="preserve">     </w:t>
      </w:r>
    </w:p>
    <w:p w:rsidR="00E45BF0" w:rsidRDefault="00F70EDC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开课院系：</w:t>
      </w:r>
      <w:r>
        <w:rPr>
          <w:rFonts w:hint="eastAsia"/>
          <w:sz w:val="24"/>
          <w:szCs w:val="24"/>
          <w:u w:val="single"/>
        </w:rPr>
        <w:t>马克思主义学院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                  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              </w:t>
      </w:r>
      <w:r>
        <w:rPr>
          <w:rFonts w:hint="eastAsia"/>
          <w:sz w:val="24"/>
          <w:szCs w:val="24"/>
        </w:rPr>
        <w:t xml:space="preserve">    </w:t>
      </w:r>
    </w:p>
    <w:p w:rsidR="00E45BF0" w:rsidRDefault="00F70EDC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学生所在院系：</w:t>
      </w:r>
      <w:r>
        <w:rPr>
          <w:rFonts w:hint="eastAsia"/>
          <w:sz w:val="24"/>
          <w:szCs w:val="24"/>
          <w:u w:val="single"/>
        </w:rPr>
        <w:t xml:space="preserve">                   </w:t>
      </w:r>
      <w:r>
        <w:rPr>
          <w:rFonts w:hint="eastAsia"/>
          <w:sz w:val="24"/>
          <w:szCs w:val="24"/>
        </w:rPr>
        <w:t xml:space="preserve">           </w:t>
      </w:r>
      <w:r>
        <w:rPr>
          <w:rFonts w:hint="eastAsia"/>
          <w:sz w:val="24"/>
          <w:szCs w:val="24"/>
        </w:rPr>
        <w:t>任课教师：</w:t>
      </w:r>
      <w:r>
        <w:rPr>
          <w:rFonts w:hint="eastAsia"/>
          <w:sz w:val="24"/>
          <w:szCs w:val="24"/>
          <w:u w:val="single"/>
        </w:rPr>
        <w:t xml:space="preserve">           </w:t>
      </w:r>
      <w:r>
        <w:rPr>
          <w:rFonts w:hint="eastAsia"/>
          <w:sz w:val="24"/>
          <w:szCs w:val="24"/>
        </w:rPr>
        <w:t xml:space="preserve">    </w:t>
      </w:r>
    </w:p>
    <w:p w:rsidR="00E45BF0" w:rsidRDefault="00F70EDC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（以下是作业内容）</w:t>
      </w:r>
    </w:p>
    <w:p w:rsidR="00E45BF0" w:rsidRDefault="00E45BF0">
      <w:pPr>
        <w:ind w:firstLine="480"/>
        <w:rPr>
          <w:sz w:val="24"/>
          <w:szCs w:val="24"/>
        </w:rPr>
      </w:pPr>
    </w:p>
    <w:p w:rsidR="00E45BF0" w:rsidRDefault="00F70EDC">
      <w:pPr>
        <w:ind w:firstLine="643"/>
        <w:jc w:val="center"/>
        <w:rPr>
          <w:rFonts w:asciiTheme="majorEastAsia" w:eastAsiaTheme="majorEastAsia" w:hAnsiTheme="majorEastAsia"/>
          <w:b/>
          <w:bCs/>
          <w:szCs w:val="32"/>
        </w:rPr>
      </w:pPr>
      <w:r>
        <w:rPr>
          <w:rFonts w:asciiTheme="majorEastAsia" w:eastAsiaTheme="majorEastAsia" w:hAnsiTheme="majorEastAsia" w:hint="eastAsia"/>
          <w:b/>
          <w:bCs/>
          <w:szCs w:val="32"/>
        </w:rPr>
        <w:t>标题：</w:t>
      </w:r>
      <w:r>
        <w:rPr>
          <w:rFonts w:asciiTheme="majorEastAsia" w:eastAsiaTheme="majorEastAsia" w:hAnsiTheme="majorEastAsia" w:hint="eastAsia"/>
          <w:b/>
          <w:bCs/>
          <w:szCs w:val="32"/>
        </w:rPr>
        <w:t>XXXXXXXX</w:t>
      </w:r>
    </w:p>
    <w:p w:rsidR="00E45BF0" w:rsidRDefault="00E45BF0">
      <w:pPr>
        <w:ind w:firstLine="480"/>
        <w:rPr>
          <w:rFonts w:ascii="宋体" w:eastAsia="宋体" w:hAnsi="宋体"/>
          <w:sz w:val="24"/>
          <w:szCs w:val="24"/>
        </w:rPr>
      </w:pPr>
    </w:p>
    <w:p w:rsidR="00E45BF0" w:rsidRDefault="00F70EDC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XXXXXXXXXXXXXXXXXXXXXXXXXXXX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XXXXXXXXXXXXXXXXXXXXXXXXXXXX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XXXXX</w:t>
      </w:r>
    </w:p>
    <w:p w:rsidR="00E45BF0" w:rsidRDefault="00F70EDC">
      <w:pPr>
        <w:ind w:firstLineChars="0" w:firstLine="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XXXXXXXXXXXXXXXXXXXXXXX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E45BF0" w:rsidRDefault="00F70EDC">
      <w:pPr>
        <w:spacing w:line="360" w:lineRule="auto"/>
        <w:ind w:firstLine="562"/>
        <w:jc w:val="center"/>
        <w:rPr>
          <w:ins w:id="1" w:author="123" w:date="2022-11-30T12:48:00Z"/>
          <w:rFonts w:asciiTheme="minorEastAsia" w:eastAsiaTheme="minorEastAsia" w:hAnsiTheme="minor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一、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XX XX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 xml:space="preserve"> XX XX</w:t>
      </w:r>
    </w:p>
    <w:p w:rsidR="00E45BF0" w:rsidRDefault="00F70EDC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XXXXXXXXXXXXXXXXXXXXXXXXXXXX</w:t>
      </w:r>
      <w:r>
        <w:rPr>
          <w:rFonts w:ascii="宋体" w:eastAsia="宋体" w:hAnsi="宋体" w:hint="eastAsia"/>
          <w:sz w:val="24"/>
          <w:szCs w:val="24"/>
        </w:rPr>
        <w:t>。“马克思主义是我们立党立国、兴党兴国的根本指导思想。”</w:t>
      </w:r>
      <w:r>
        <w:rPr>
          <w:rStyle w:val="af"/>
          <w:rFonts w:ascii="宋体" w:eastAsia="宋体" w:hAnsi="宋体" w:hint="eastAsia"/>
          <w:sz w:val="24"/>
          <w:szCs w:val="24"/>
        </w:rPr>
        <w:footnoteReference w:id="1"/>
      </w:r>
      <w:r>
        <w:rPr>
          <w:rFonts w:ascii="宋体" w:eastAsia="宋体" w:hAnsi="宋体" w:hint="eastAsia"/>
          <w:sz w:val="24"/>
          <w:szCs w:val="24"/>
        </w:rPr>
        <w:t>XXXXXXXXXXXXXXXXXXXXXXXXXXXXXXXXXXX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E45BF0" w:rsidRDefault="00F70EDC">
      <w:pPr>
        <w:spacing w:line="360" w:lineRule="auto"/>
        <w:ind w:firstLine="482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（一）</w:t>
      </w:r>
      <w:r>
        <w:rPr>
          <w:rFonts w:ascii="宋体" w:eastAsia="宋体" w:hAnsi="宋体" w:hint="eastAsia"/>
          <w:sz w:val="24"/>
          <w:szCs w:val="24"/>
        </w:rPr>
        <w:t>XXXXXXXXXXXXXXX</w:t>
      </w:r>
    </w:p>
    <w:p w:rsidR="00E45BF0" w:rsidRDefault="00F70EDC">
      <w:pPr>
        <w:spacing w:line="360" w:lineRule="auto"/>
        <w:ind w:firstLine="482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</w:t>
      </w:r>
      <w:r>
        <w:rPr>
          <w:rFonts w:ascii="宋体" w:eastAsia="宋体" w:hAnsi="宋体"/>
          <w:b/>
          <w:bCs/>
          <w:sz w:val="24"/>
          <w:szCs w:val="24"/>
        </w:rPr>
        <w:t xml:space="preserve">. </w:t>
      </w:r>
      <w:r>
        <w:rPr>
          <w:rFonts w:ascii="宋体" w:eastAsia="宋体" w:hAnsi="宋体" w:hint="eastAsia"/>
          <w:sz w:val="24"/>
          <w:szCs w:val="24"/>
        </w:rPr>
        <w:t>XXXXXXXXXXXXXXX</w:t>
      </w:r>
      <w:r>
        <w:rPr>
          <w:rFonts w:ascii="宋体" w:eastAsia="宋体" w:hAnsi="宋体" w:hint="eastAsia"/>
          <w:sz w:val="24"/>
          <w:szCs w:val="24"/>
        </w:rPr>
        <w:t>。“中华民族伟大复兴，绝不是轻轻松松、敲锣打鼓就能实现的。全党必须准备付出更为艰巨、更为艰苦的努力。”</w:t>
      </w:r>
      <w:r>
        <w:rPr>
          <w:rStyle w:val="af"/>
          <w:rFonts w:ascii="宋体" w:eastAsia="宋体" w:hAnsi="宋体" w:hint="eastAsia"/>
          <w:sz w:val="24"/>
          <w:szCs w:val="24"/>
        </w:rPr>
        <w:footnoteReference w:id="2"/>
      </w:r>
      <w:r>
        <w:rPr>
          <w:rFonts w:ascii="宋体" w:eastAsia="宋体" w:hAnsi="宋体" w:hint="eastAsia"/>
          <w:sz w:val="24"/>
          <w:szCs w:val="24"/>
        </w:rPr>
        <w:t>XXXXXXXXXXXXXXX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E45BF0" w:rsidRDefault="00F70EDC">
      <w:pPr>
        <w:spacing w:line="360" w:lineRule="auto"/>
        <w:ind w:firstLine="482"/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 xml:space="preserve">. </w:t>
      </w:r>
      <w:r>
        <w:rPr>
          <w:rFonts w:ascii="宋体" w:eastAsia="宋体" w:hAnsi="宋体" w:hint="eastAsia"/>
          <w:sz w:val="24"/>
          <w:szCs w:val="24"/>
        </w:rPr>
        <w:t>XXXXXXXXXXXXXXX</w:t>
      </w:r>
      <w:r>
        <w:rPr>
          <w:rFonts w:ascii="宋体" w:eastAsia="宋体" w:hAnsi="宋体"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 xml:space="preserve"> </w:t>
      </w:r>
    </w:p>
    <w:p w:rsidR="00E45BF0" w:rsidRDefault="00F70EDC">
      <w:pPr>
        <w:wordWrap w:val="0"/>
        <w:ind w:firstLine="640"/>
        <w:jc w:val="right"/>
      </w:pPr>
      <w:r>
        <w:rPr>
          <w:rFonts w:hint="eastAsia"/>
        </w:rPr>
        <w:t xml:space="preserve">          </w:t>
      </w:r>
      <w:r>
        <w:t xml:space="preserve">    </w:t>
      </w:r>
    </w:p>
    <w:p w:rsidR="00E45BF0" w:rsidRDefault="00F70EDC">
      <w:pPr>
        <w:ind w:firstLine="640"/>
        <w:jc w:val="center"/>
        <w:rPr>
          <w:rFonts w:ascii="微软雅黑" w:eastAsia="微软雅黑"/>
          <w:color w:val="555555"/>
        </w:rPr>
      </w:pPr>
      <w:r>
        <w:rPr>
          <w:rFonts w:hint="eastAsia"/>
        </w:rPr>
        <w:t xml:space="preserve">                      </w:t>
      </w:r>
    </w:p>
    <w:sectPr w:rsidR="00E45B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EDC" w:rsidRDefault="00F70EDC">
      <w:pPr>
        <w:spacing w:line="240" w:lineRule="auto"/>
        <w:ind w:firstLine="640"/>
      </w:pPr>
      <w:r>
        <w:separator/>
      </w:r>
    </w:p>
  </w:endnote>
  <w:endnote w:type="continuationSeparator" w:id="0">
    <w:p w:rsidR="00F70EDC" w:rsidRDefault="00F70EDC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EDC" w:rsidRDefault="00F70EDC">
      <w:pPr>
        <w:spacing w:line="240" w:lineRule="auto"/>
        <w:ind w:firstLine="640"/>
      </w:pPr>
      <w:r>
        <w:separator/>
      </w:r>
    </w:p>
  </w:footnote>
  <w:footnote w:type="continuationSeparator" w:id="0">
    <w:p w:rsidR="00F70EDC" w:rsidRDefault="00F70EDC">
      <w:pPr>
        <w:spacing w:line="240" w:lineRule="auto"/>
        <w:ind w:firstLine="640"/>
      </w:pPr>
      <w:r>
        <w:continuationSeparator/>
      </w:r>
    </w:p>
  </w:footnote>
  <w:footnote w:id="1">
    <w:p w:rsidR="00E45BF0" w:rsidRDefault="00F70EDC">
      <w:pPr>
        <w:pStyle w:val="a9"/>
        <w:spacing w:line="240" w:lineRule="auto"/>
        <w:ind w:firstLine="360"/>
      </w:pPr>
      <w:r>
        <w:rPr>
          <w:rStyle w:val="af"/>
          <w:rFonts w:ascii="宋体" w:eastAsia="宋体" w:hAnsi="宋体"/>
        </w:rPr>
        <w:footnoteRef/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习近平：《高举中国特色社会主义伟大旗帜</w:t>
      </w:r>
      <w:r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为全面建设社会主义现代化国家而团结奋斗——在中国共产党第二十次全国代表大会上的报告》，人民出版社，</w:t>
      </w:r>
      <w:r>
        <w:rPr>
          <w:rFonts w:ascii="宋体" w:eastAsia="宋体" w:hAnsi="宋体" w:hint="eastAsia"/>
        </w:rPr>
        <w:t>2022</w:t>
      </w:r>
      <w:r>
        <w:rPr>
          <w:rFonts w:ascii="宋体" w:eastAsia="宋体" w:hAnsi="宋体" w:hint="eastAsia"/>
        </w:rPr>
        <w:t>年，第</w:t>
      </w:r>
      <w:r>
        <w:rPr>
          <w:rFonts w:ascii="宋体" w:eastAsia="宋体" w:hAnsi="宋体" w:hint="eastAsia"/>
        </w:rPr>
        <w:t>16</w:t>
      </w:r>
      <w:r>
        <w:rPr>
          <w:rFonts w:ascii="宋体" w:eastAsia="宋体" w:hAnsi="宋体" w:hint="eastAsia"/>
        </w:rPr>
        <w:t>页。</w:t>
      </w:r>
    </w:p>
  </w:footnote>
  <w:footnote w:id="2">
    <w:p w:rsidR="00E45BF0" w:rsidRDefault="00F70EDC">
      <w:pPr>
        <w:pStyle w:val="a9"/>
        <w:spacing w:line="240" w:lineRule="auto"/>
        <w:ind w:firstLine="360"/>
      </w:pPr>
      <w:r>
        <w:rPr>
          <w:rStyle w:val="af"/>
        </w:rPr>
        <w:footnoteRef/>
      </w:r>
      <w:r>
        <w:t xml:space="preserve"> </w:t>
      </w:r>
      <w:r>
        <w:rPr>
          <w:rFonts w:ascii="宋体" w:eastAsia="宋体" w:hAnsi="宋体" w:hint="eastAsia"/>
        </w:rPr>
        <w:t>习近平：《新时代中国共产党的历史使命》，《求是》</w:t>
      </w:r>
      <w:r>
        <w:rPr>
          <w:rFonts w:ascii="宋体" w:eastAsia="宋体" w:hAnsi="宋体" w:hint="eastAsia"/>
        </w:rPr>
        <w:t>2022</w:t>
      </w:r>
      <w:r>
        <w:rPr>
          <w:rFonts w:ascii="宋体" w:eastAsia="宋体" w:hAnsi="宋体" w:hint="eastAsia"/>
        </w:rPr>
        <w:t>年第</w:t>
      </w:r>
      <w:r>
        <w:rPr>
          <w:rFonts w:ascii="宋体" w:eastAsia="宋体" w:hAnsi="宋体" w:hint="eastAsia"/>
        </w:rPr>
        <w:t>19</w:t>
      </w:r>
      <w:r>
        <w:rPr>
          <w:rFonts w:ascii="宋体" w:eastAsia="宋体" w:hAnsi="宋体" w:hint="eastAsia"/>
        </w:rPr>
        <w:t>期。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7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BF0" w:rsidRDefault="00E45BF0">
    <w:pPr>
      <w:pStyle w:val="a7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123">
    <w15:presenceInfo w15:providerId="None" w15:userId="1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VlNTJlZjU0ZTdmYmU0OGZkZDk0MmM2MTkyMTA3ZmEifQ=="/>
  </w:docVars>
  <w:rsids>
    <w:rsidRoot w:val="1A945B08"/>
    <w:rsid w:val="0001324C"/>
    <w:rsid w:val="00021E1E"/>
    <w:rsid w:val="00056C84"/>
    <w:rsid w:val="00111751"/>
    <w:rsid w:val="00115EBD"/>
    <w:rsid w:val="00161957"/>
    <w:rsid w:val="00194079"/>
    <w:rsid w:val="001E59F7"/>
    <w:rsid w:val="00204C07"/>
    <w:rsid w:val="002318EE"/>
    <w:rsid w:val="002572FF"/>
    <w:rsid w:val="00277FB2"/>
    <w:rsid w:val="00303852"/>
    <w:rsid w:val="0046550B"/>
    <w:rsid w:val="004656C8"/>
    <w:rsid w:val="004E31D0"/>
    <w:rsid w:val="00553115"/>
    <w:rsid w:val="0060333D"/>
    <w:rsid w:val="00615357"/>
    <w:rsid w:val="006655D0"/>
    <w:rsid w:val="00693B72"/>
    <w:rsid w:val="006948D6"/>
    <w:rsid w:val="006C6092"/>
    <w:rsid w:val="00723704"/>
    <w:rsid w:val="00724BCA"/>
    <w:rsid w:val="00764234"/>
    <w:rsid w:val="00767154"/>
    <w:rsid w:val="007C0F2D"/>
    <w:rsid w:val="00846566"/>
    <w:rsid w:val="009468A9"/>
    <w:rsid w:val="00976003"/>
    <w:rsid w:val="00A13942"/>
    <w:rsid w:val="00A334AF"/>
    <w:rsid w:val="00A643EE"/>
    <w:rsid w:val="00AA6450"/>
    <w:rsid w:val="00AB1C4B"/>
    <w:rsid w:val="00B0023B"/>
    <w:rsid w:val="00BB59F1"/>
    <w:rsid w:val="00BC2619"/>
    <w:rsid w:val="00C33614"/>
    <w:rsid w:val="00CA2A76"/>
    <w:rsid w:val="00CD18F2"/>
    <w:rsid w:val="00CE3486"/>
    <w:rsid w:val="00CF06F3"/>
    <w:rsid w:val="00CF329D"/>
    <w:rsid w:val="00DD6691"/>
    <w:rsid w:val="00E338A5"/>
    <w:rsid w:val="00E43152"/>
    <w:rsid w:val="00E45BF0"/>
    <w:rsid w:val="00E56E9D"/>
    <w:rsid w:val="00E7341C"/>
    <w:rsid w:val="00ED27C1"/>
    <w:rsid w:val="00F55B83"/>
    <w:rsid w:val="00F70EDC"/>
    <w:rsid w:val="01791910"/>
    <w:rsid w:val="022E44A8"/>
    <w:rsid w:val="024517B0"/>
    <w:rsid w:val="025739FF"/>
    <w:rsid w:val="029F7154"/>
    <w:rsid w:val="02AB5AF9"/>
    <w:rsid w:val="02D312C5"/>
    <w:rsid w:val="03D66BA6"/>
    <w:rsid w:val="03D80B70"/>
    <w:rsid w:val="045521C0"/>
    <w:rsid w:val="0486310A"/>
    <w:rsid w:val="04D8694E"/>
    <w:rsid w:val="050E411D"/>
    <w:rsid w:val="05B60A3D"/>
    <w:rsid w:val="05CA44E8"/>
    <w:rsid w:val="05CD3FD8"/>
    <w:rsid w:val="06782196"/>
    <w:rsid w:val="06954AF6"/>
    <w:rsid w:val="06BD5DFB"/>
    <w:rsid w:val="070B125C"/>
    <w:rsid w:val="074107DA"/>
    <w:rsid w:val="074D53D1"/>
    <w:rsid w:val="07A07BF6"/>
    <w:rsid w:val="07EF46DA"/>
    <w:rsid w:val="081C4DA3"/>
    <w:rsid w:val="086C5D2B"/>
    <w:rsid w:val="08F57ACE"/>
    <w:rsid w:val="09061CDB"/>
    <w:rsid w:val="090917CB"/>
    <w:rsid w:val="09167A44"/>
    <w:rsid w:val="099A0675"/>
    <w:rsid w:val="09A6701A"/>
    <w:rsid w:val="0AEE0C79"/>
    <w:rsid w:val="0C032502"/>
    <w:rsid w:val="0C112E71"/>
    <w:rsid w:val="0C760F26"/>
    <w:rsid w:val="0C913FB2"/>
    <w:rsid w:val="0DB461AA"/>
    <w:rsid w:val="0DD248FB"/>
    <w:rsid w:val="0E1A2A28"/>
    <w:rsid w:val="0EA05995"/>
    <w:rsid w:val="0EE52393"/>
    <w:rsid w:val="0EFE3455"/>
    <w:rsid w:val="0F4D20F6"/>
    <w:rsid w:val="0F930041"/>
    <w:rsid w:val="0FE64614"/>
    <w:rsid w:val="0FF538C2"/>
    <w:rsid w:val="1118721B"/>
    <w:rsid w:val="117D2D56"/>
    <w:rsid w:val="11FF376C"/>
    <w:rsid w:val="12851EC3"/>
    <w:rsid w:val="12C56763"/>
    <w:rsid w:val="134E6759"/>
    <w:rsid w:val="146E4BD8"/>
    <w:rsid w:val="14FB46BE"/>
    <w:rsid w:val="15205ED3"/>
    <w:rsid w:val="152C0D1B"/>
    <w:rsid w:val="15C01464"/>
    <w:rsid w:val="161F43DC"/>
    <w:rsid w:val="16922E00"/>
    <w:rsid w:val="16A11295"/>
    <w:rsid w:val="16F2389F"/>
    <w:rsid w:val="16F75359"/>
    <w:rsid w:val="178D1819"/>
    <w:rsid w:val="17DB07D7"/>
    <w:rsid w:val="17E86A50"/>
    <w:rsid w:val="17FF2717"/>
    <w:rsid w:val="18DC0363"/>
    <w:rsid w:val="19DB4ABE"/>
    <w:rsid w:val="19E80F89"/>
    <w:rsid w:val="1A945B08"/>
    <w:rsid w:val="1B610FF3"/>
    <w:rsid w:val="1B6E6ECA"/>
    <w:rsid w:val="1B803B6F"/>
    <w:rsid w:val="1B926FCD"/>
    <w:rsid w:val="1C2838BF"/>
    <w:rsid w:val="1C444B9D"/>
    <w:rsid w:val="1CB33AD0"/>
    <w:rsid w:val="1D29198B"/>
    <w:rsid w:val="1D37200B"/>
    <w:rsid w:val="1D84721B"/>
    <w:rsid w:val="1DDB32DF"/>
    <w:rsid w:val="1E42510C"/>
    <w:rsid w:val="1EFA1543"/>
    <w:rsid w:val="1F040613"/>
    <w:rsid w:val="1F731E9A"/>
    <w:rsid w:val="1F75506D"/>
    <w:rsid w:val="1FAD2A59"/>
    <w:rsid w:val="1FE3647B"/>
    <w:rsid w:val="1FF24910"/>
    <w:rsid w:val="20104D96"/>
    <w:rsid w:val="20621A95"/>
    <w:rsid w:val="211D59BC"/>
    <w:rsid w:val="21E64000"/>
    <w:rsid w:val="21EE1107"/>
    <w:rsid w:val="22431452"/>
    <w:rsid w:val="22673393"/>
    <w:rsid w:val="22FD4100"/>
    <w:rsid w:val="233D2346"/>
    <w:rsid w:val="23582CDC"/>
    <w:rsid w:val="239F4DAE"/>
    <w:rsid w:val="247C6E9E"/>
    <w:rsid w:val="24A24B56"/>
    <w:rsid w:val="24AC1206"/>
    <w:rsid w:val="24D42F9E"/>
    <w:rsid w:val="24F904EE"/>
    <w:rsid w:val="255120D8"/>
    <w:rsid w:val="255A71DF"/>
    <w:rsid w:val="259326F1"/>
    <w:rsid w:val="25BA7C7E"/>
    <w:rsid w:val="25D725DE"/>
    <w:rsid w:val="25F5515A"/>
    <w:rsid w:val="26404627"/>
    <w:rsid w:val="269D52BC"/>
    <w:rsid w:val="26B02E2F"/>
    <w:rsid w:val="26D134D1"/>
    <w:rsid w:val="26D42FC1"/>
    <w:rsid w:val="275F0ADD"/>
    <w:rsid w:val="27764078"/>
    <w:rsid w:val="27DA4607"/>
    <w:rsid w:val="28333D17"/>
    <w:rsid w:val="284D302B"/>
    <w:rsid w:val="28680A9D"/>
    <w:rsid w:val="2890116A"/>
    <w:rsid w:val="29542197"/>
    <w:rsid w:val="298C1931"/>
    <w:rsid w:val="29BF1D06"/>
    <w:rsid w:val="29C966E1"/>
    <w:rsid w:val="29FD45DD"/>
    <w:rsid w:val="2A1A518F"/>
    <w:rsid w:val="2A1C0F07"/>
    <w:rsid w:val="2A5D507B"/>
    <w:rsid w:val="2B14398C"/>
    <w:rsid w:val="2B1716CE"/>
    <w:rsid w:val="2BA74800"/>
    <w:rsid w:val="2C1A3224"/>
    <w:rsid w:val="2C31056E"/>
    <w:rsid w:val="2C491D5B"/>
    <w:rsid w:val="2C9F7BCD"/>
    <w:rsid w:val="2D404F0C"/>
    <w:rsid w:val="2E277E7A"/>
    <w:rsid w:val="2E4B563C"/>
    <w:rsid w:val="2E76495E"/>
    <w:rsid w:val="2E9E1261"/>
    <w:rsid w:val="2EDC6EB7"/>
    <w:rsid w:val="2EE47B19"/>
    <w:rsid w:val="2F1B7042"/>
    <w:rsid w:val="2F2D326E"/>
    <w:rsid w:val="2F5702EB"/>
    <w:rsid w:val="2F7610B9"/>
    <w:rsid w:val="2F875074"/>
    <w:rsid w:val="2FE83639"/>
    <w:rsid w:val="3025488D"/>
    <w:rsid w:val="30BA3228"/>
    <w:rsid w:val="30CB0F91"/>
    <w:rsid w:val="31A723A1"/>
    <w:rsid w:val="31C83722"/>
    <w:rsid w:val="31E71DFA"/>
    <w:rsid w:val="32056724"/>
    <w:rsid w:val="321626E0"/>
    <w:rsid w:val="324F5BF1"/>
    <w:rsid w:val="32D87995"/>
    <w:rsid w:val="33C06DA7"/>
    <w:rsid w:val="340824FC"/>
    <w:rsid w:val="34A75871"/>
    <w:rsid w:val="35814314"/>
    <w:rsid w:val="35B30245"/>
    <w:rsid w:val="36435A6D"/>
    <w:rsid w:val="37377380"/>
    <w:rsid w:val="37F7266B"/>
    <w:rsid w:val="38651CCB"/>
    <w:rsid w:val="38743CBC"/>
    <w:rsid w:val="387463B2"/>
    <w:rsid w:val="387E0FDF"/>
    <w:rsid w:val="38CC1D4A"/>
    <w:rsid w:val="393671C3"/>
    <w:rsid w:val="39700927"/>
    <w:rsid w:val="397877DC"/>
    <w:rsid w:val="397C551E"/>
    <w:rsid w:val="3A2D05C6"/>
    <w:rsid w:val="3A744447"/>
    <w:rsid w:val="3A830B2E"/>
    <w:rsid w:val="3A8B0EFD"/>
    <w:rsid w:val="3AAC3BE1"/>
    <w:rsid w:val="3B1D688D"/>
    <w:rsid w:val="3B27770B"/>
    <w:rsid w:val="3B2A2D58"/>
    <w:rsid w:val="3C3025F0"/>
    <w:rsid w:val="3CAF79B9"/>
    <w:rsid w:val="3CD45671"/>
    <w:rsid w:val="3D42082D"/>
    <w:rsid w:val="3D566086"/>
    <w:rsid w:val="3D7B4F22"/>
    <w:rsid w:val="3DE25B6C"/>
    <w:rsid w:val="3E241694"/>
    <w:rsid w:val="3F2521B4"/>
    <w:rsid w:val="401B44D0"/>
    <w:rsid w:val="40322DDA"/>
    <w:rsid w:val="404B5C4A"/>
    <w:rsid w:val="405C39B3"/>
    <w:rsid w:val="40721429"/>
    <w:rsid w:val="410F4ECA"/>
    <w:rsid w:val="41354204"/>
    <w:rsid w:val="41911D83"/>
    <w:rsid w:val="424F73B6"/>
    <w:rsid w:val="42674891"/>
    <w:rsid w:val="42750D5C"/>
    <w:rsid w:val="42D20653"/>
    <w:rsid w:val="42E67EAC"/>
    <w:rsid w:val="437C611B"/>
    <w:rsid w:val="43E73EDC"/>
    <w:rsid w:val="43FD54AD"/>
    <w:rsid w:val="44B91C3A"/>
    <w:rsid w:val="450D34CE"/>
    <w:rsid w:val="45DC10F2"/>
    <w:rsid w:val="46761547"/>
    <w:rsid w:val="46BF4C9C"/>
    <w:rsid w:val="47354F5E"/>
    <w:rsid w:val="47767A51"/>
    <w:rsid w:val="480E5EDB"/>
    <w:rsid w:val="485853A8"/>
    <w:rsid w:val="4A5120AF"/>
    <w:rsid w:val="4A606796"/>
    <w:rsid w:val="4AD36F68"/>
    <w:rsid w:val="4B09298A"/>
    <w:rsid w:val="4B86222C"/>
    <w:rsid w:val="4BAC4A42"/>
    <w:rsid w:val="4C194E4E"/>
    <w:rsid w:val="4CE511D4"/>
    <w:rsid w:val="4CF80F08"/>
    <w:rsid w:val="4D3D4B6D"/>
    <w:rsid w:val="4D622825"/>
    <w:rsid w:val="4D92310A"/>
    <w:rsid w:val="4EC5306C"/>
    <w:rsid w:val="4F2064F4"/>
    <w:rsid w:val="4F365D17"/>
    <w:rsid w:val="4F786330"/>
    <w:rsid w:val="4FD55530"/>
    <w:rsid w:val="5080549C"/>
    <w:rsid w:val="508B5BEF"/>
    <w:rsid w:val="509C6CAF"/>
    <w:rsid w:val="50B769E4"/>
    <w:rsid w:val="510C31D4"/>
    <w:rsid w:val="514E1CB4"/>
    <w:rsid w:val="517D7C2E"/>
    <w:rsid w:val="51E8779D"/>
    <w:rsid w:val="51EB103B"/>
    <w:rsid w:val="522462FB"/>
    <w:rsid w:val="52320A18"/>
    <w:rsid w:val="52592449"/>
    <w:rsid w:val="526861E8"/>
    <w:rsid w:val="52C35B14"/>
    <w:rsid w:val="536A41E2"/>
    <w:rsid w:val="53CB2ED2"/>
    <w:rsid w:val="54A84FC1"/>
    <w:rsid w:val="54BA7B42"/>
    <w:rsid w:val="54F63F7F"/>
    <w:rsid w:val="552C79A0"/>
    <w:rsid w:val="553B4087"/>
    <w:rsid w:val="554F18E1"/>
    <w:rsid w:val="55CE2795"/>
    <w:rsid w:val="560E70A6"/>
    <w:rsid w:val="56602D41"/>
    <w:rsid w:val="56955A19"/>
    <w:rsid w:val="56A1616C"/>
    <w:rsid w:val="56AD4B11"/>
    <w:rsid w:val="56B91708"/>
    <w:rsid w:val="56BE6D1E"/>
    <w:rsid w:val="570E7A86"/>
    <w:rsid w:val="58B101BD"/>
    <w:rsid w:val="594B0611"/>
    <w:rsid w:val="59592707"/>
    <w:rsid w:val="59701E26"/>
    <w:rsid w:val="59815DE1"/>
    <w:rsid w:val="598633F7"/>
    <w:rsid w:val="59EF3692"/>
    <w:rsid w:val="5A0C7DA1"/>
    <w:rsid w:val="5A3A2B60"/>
    <w:rsid w:val="5BDE576D"/>
    <w:rsid w:val="5C4C0928"/>
    <w:rsid w:val="5C9A78E6"/>
    <w:rsid w:val="5CCC1A69"/>
    <w:rsid w:val="5CE45005"/>
    <w:rsid w:val="5CF60894"/>
    <w:rsid w:val="5D284EF1"/>
    <w:rsid w:val="5DB06C95"/>
    <w:rsid w:val="5E420235"/>
    <w:rsid w:val="5E930A90"/>
    <w:rsid w:val="5F2D2C93"/>
    <w:rsid w:val="60805044"/>
    <w:rsid w:val="60B13450"/>
    <w:rsid w:val="6142054C"/>
    <w:rsid w:val="615F4C5A"/>
    <w:rsid w:val="61DE64C6"/>
    <w:rsid w:val="621B3277"/>
    <w:rsid w:val="624861D8"/>
    <w:rsid w:val="625422E5"/>
    <w:rsid w:val="62917095"/>
    <w:rsid w:val="62A768B8"/>
    <w:rsid w:val="62D84CC4"/>
    <w:rsid w:val="633F2F95"/>
    <w:rsid w:val="63864720"/>
    <w:rsid w:val="638C3D00"/>
    <w:rsid w:val="64346872"/>
    <w:rsid w:val="64CE2822"/>
    <w:rsid w:val="64CF20F6"/>
    <w:rsid w:val="64F90154"/>
    <w:rsid w:val="65815AE7"/>
    <w:rsid w:val="65A96DEB"/>
    <w:rsid w:val="66285F62"/>
    <w:rsid w:val="66723681"/>
    <w:rsid w:val="66F127F8"/>
    <w:rsid w:val="670F0ED0"/>
    <w:rsid w:val="67486190"/>
    <w:rsid w:val="675B2367"/>
    <w:rsid w:val="67892A30"/>
    <w:rsid w:val="67C24194"/>
    <w:rsid w:val="67C65A33"/>
    <w:rsid w:val="67CE2B39"/>
    <w:rsid w:val="684960C4"/>
    <w:rsid w:val="69205616"/>
    <w:rsid w:val="694C01BA"/>
    <w:rsid w:val="69D779EF"/>
    <w:rsid w:val="69E76134"/>
    <w:rsid w:val="6A0D5B9B"/>
    <w:rsid w:val="6A8219B9"/>
    <w:rsid w:val="6AB54047"/>
    <w:rsid w:val="6ADE12E5"/>
    <w:rsid w:val="6AFF246A"/>
    <w:rsid w:val="6BAF67DE"/>
    <w:rsid w:val="6CF272CA"/>
    <w:rsid w:val="6D993397"/>
    <w:rsid w:val="6DF826BE"/>
    <w:rsid w:val="6E032E11"/>
    <w:rsid w:val="6E05302D"/>
    <w:rsid w:val="6E407A9B"/>
    <w:rsid w:val="6E492F1A"/>
    <w:rsid w:val="6E62222D"/>
    <w:rsid w:val="6E625D89"/>
    <w:rsid w:val="6F176B74"/>
    <w:rsid w:val="700E61C9"/>
    <w:rsid w:val="705D4DC8"/>
    <w:rsid w:val="707539AF"/>
    <w:rsid w:val="70E433CD"/>
    <w:rsid w:val="711D4AD7"/>
    <w:rsid w:val="71520337"/>
    <w:rsid w:val="716D33C3"/>
    <w:rsid w:val="71AC3EEB"/>
    <w:rsid w:val="71F15DA2"/>
    <w:rsid w:val="723B701D"/>
    <w:rsid w:val="724F2AC9"/>
    <w:rsid w:val="72EB459F"/>
    <w:rsid w:val="72FA6ED8"/>
    <w:rsid w:val="73903399"/>
    <w:rsid w:val="73A3131E"/>
    <w:rsid w:val="73EF1E6D"/>
    <w:rsid w:val="75575F1C"/>
    <w:rsid w:val="759058D2"/>
    <w:rsid w:val="75E54FD0"/>
    <w:rsid w:val="763444AF"/>
    <w:rsid w:val="76B15B00"/>
    <w:rsid w:val="770245AD"/>
    <w:rsid w:val="770E2F52"/>
    <w:rsid w:val="77B05DB7"/>
    <w:rsid w:val="77D01FB6"/>
    <w:rsid w:val="77D47CF8"/>
    <w:rsid w:val="77F75794"/>
    <w:rsid w:val="78056103"/>
    <w:rsid w:val="784529A4"/>
    <w:rsid w:val="78570929"/>
    <w:rsid w:val="78745037"/>
    <w:rsid w:val="78DD2BDC"/>
    <w:rsid w:val="79314CD6"/>
    <w:rsid w:val="798E037A"/>
    <w:rsid w:val="79A731EA"/>
    <w:rsid w:val="79FD2E0A"/>
    <w:rsid w:val="7A066163"/>
    <w:rsid w:val="7A3C1B84"/>
    <w:rsid w:val="7A574C10"/>
    <w:rsid w:val="7A6510DB"/>
    <w:rsid w:val="7AC73B44"/>
    <w:rsid w:val="7AFE508C"/>
    <w:rsid w:val="7B136D89"/>
    <w:rsid w:val="7BA36DF4"/>
    <w:rsid w:val="7BD36518"/>
    <w:rsid w:val="7C294AE0"/>
    <w:rsid w:val="7CAF4890"/>
    <w:rsid w:val="7D07647A"/>
    <w:rsid w:val="7D6C452F"/>
    <w:rsid w:val="7D8201F6"/>
    <w:rsid w:val="7DB303AF"/>
    <w:rsid w:val="7DBF6D54"/>
    <w:rsid w:val="7DF60CD0"/>
    <w:rsid w:val="7E6A3164"/>
    <w:rsid w:val="7E7E09BD"/>
    <w:rsid w:val="7E9A331D"/>
    <w:rsid w:val="7EA321D2"/>
    <w:rsid w:val="7F08297D"/>
    <w:rsid w:val="7F1E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CB07D6"/>
  <w15:docId w15:val="{EF489785-0195-41AE-8269-F14BA6DF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qFormat="1"/>
    <w:lsdException w:name="footer" w:qFormat="1"/>
    <w:lsdException w:name="caption" w:semiHidden="1" w:uiPriority="35" w:unhideWhenUsed="1" w:qFormat="1"/>
    <w:lsdException w:name="footnote reference" w:qFormat="1"/>
    <w:lsdException w:name="Title" w:uiPriority="10" w:qFormat="1"/>
    <w:lsdException w:name="Default Paragraph Font" w:semiHidden="1" w:uiPriority="1" w:unhideWhenUsed="1" w:qFormat="1"/>
    <w:lsdException w:name="Subtitle" w:uiPriority="11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560" w:lineRule="exact"/>
      <w:ind w:firstLineChars="200" w:firstLine="200"/>
      <w:jc w:val="both"/>
    </w:pPr>
    <w:rPr>
      <w:rFonts w:eastAsia="仿宋_GB2312" w:cstheme="minorBidi"/>
      <w:sz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rFonts w:eastAsia="黑体" w:cstheme="majorBidi"/>
      <w:bCs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pPr>
      <w:outlineLvl w:val="2"/>
    </w:pPr>
    <w:rPr>
      <w:rFonts w:eastAsia="楷体_GB2312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9">
    <w:name w:val="footnote text"/>
    <w:basedOn w:val="a"/>
    <w:pPr>
      <w:snapToGrid w:val="0"/>
      <w:jc w:val="left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  <w:jc w:val="left"/>
    </w:pPr>
    <w:rPr>
      <w:rFonts w:cs="Times New Roman"/>
      <w:sz w:val="24"/>
    </w:rPr>
  </w:style>
  <w:style w:type="paragraph" w:styleId="ab">
    <w:name w:val="Title"/>
    <w:basedOn w:val="a"/>
    <w:next w:val="a"/>
    <w:link w:val="ac"/>
    <w:uiPriority w:val="10"/>
    <w:qFormat/>
    <w:pPr>
      <w:ind w:firstLineChars="0" w:firstLine="0"/>
      <w:jc w:val="center"/>
      <w:outlineLvl w:val="0"/>
    </w:pPr>
    <w:rPr>
      <w:rFonts w:eastAsia="方正小标宋简体" w:cstheme="majorBidi"/>
      <w:bCs/>
      <w:sz w:val="44"/>
      <w:szCs w:val="32"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Hyperlink"/>
    <w:basedOn w:val="a0"/>
    <w:qFormat/>
    <w:rPr>
      <w:color w:val="0000FF"/>
      <w:u w:val="single"/>
    </w:rPr>
  </w:style>
  <w:style w:type="character" w:styleId="af">
    <w:name w:val="footnote reference"/>
    <w:basedOn w:val="a0"/>
    <w:qFormat/>
    <w:rPr>
      <w:vertAlign w:val="superscript"/>
    </w:rPr>
  </w:style>
  <w:style w:type="paragraph" w:styleId="af0">
    <w:name w:val="No Spacing"/>
    <w:uiPriority w:val="1"/>
    <w:qFormat/>
    <w:pPr>
      <w:widowControl w:val="0"/>
      <w:ind w:firstLineChars="200" w:firstLine="200"/>
      <w:jc w:val="both"/>
    </w:pPr>
    <w:rPr>
      <w:rFonts w:eastAsia="仿宋_GB2312" w:cstheme="minorBidi"/>
      <w:sz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楷体_GB2312" w:hAnsi="Times New Roman" w:cstheme="majorBidi"/>
      <w:b/>
      <w:bCs/>
      <w:kern w:val="0"/>
      <w:sz w:val="32"/>
      <w:szCs w:val="32"/>
    </w:rPr>
  </w:style>
  <w:style w:type="character" w:customStyle="1" w:styleId="ac">
    <w:name w:val="标题 字符"/>
    <w:basedOn w:val="a0"/>
    <w:link w:val="ab"/>
    <w:uiPriority w:val="10"/>
    <w:qFormat/>
    <w:rPr>
      <w:rFonts w:ascii="Times New Roman" w:eastAsia="方正小标宋简体" w:hAnsi="Times New Roman" w:cstheme="majorBidi"/>
      <w:bCs/>
      <w:kern w:val="0"/>
      <w:sz w:val="44"/>
      <w:szCs w:val="32"/>
    </w:rPr>
  </w:style>
  <w:style w:type="paragraph" w:styleId="af1">
    <w:name w:val="List Paragraph"/>
    <w:basedOn w:val="a"/>
    <w:uiPriority w:val="34"/>
    <w:qFormat/>
    <w:pPr>
      <w:ind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框文本 字符"/>
    <w:basedOn w:val="a0"/>
    <w:link w:val="a3"/>
    <w:qFormat/>
    <w:rPr>
      <w:rFonts w:ascii="Times New Roman" w:eastAsia="仿宋_GB2312" w:hAnsi="Times New Roman"/>
      <w:kern w:val="0"/>
      <w:sz w:val="18"/>
      <w:szCs w:val="18"/>
    </w:rPr>
  </w:style>
  <w:style w:type="character" w:customStyle="1" w:styleId="a8">
    <w:name w:val="页眉 字符"/>
    <w:basedOn w:val="a0"/>
    <w:link w:val="a7"/>
    <w:qFormat/>
    <w:rPr>
      <w:rFonts w:ascii="Times New Roman" w:eastAsia="仿宋_GB2312" w:hAnsi="Times New Roman"/>
      <w:kern w:val="0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仿宋_GB2312" w:hAnsi="Times New Roman"/>
      <w:kern w:val="0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eastAsia="仿宋_GB2312" w:cstheme="minorBidi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D3988-E04C-4186-A301-AFBF0CE7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178</Words>
  <Characters>1019</Characters>
  <Application>Microsoft Office Word</Application>
  <DocSecurity>0</DocSecurity>
  <Lines>8</Lines>
  <Paragraphs>2</Paragraphs>
  <ScaleCrop>false</ScaleCrop>
  <Company>中山大学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Xiaotu</dc:creator>
  <cp:lastModifiedBy>Lenovo</cp:lastModifiedBy>
  <cp:revision>3</cp:revision>
  <cp:lastPrinted>2022-11-30T06:53:00Z</cp:lastPrinted>
  <dcterms:created xsi:type="dcterms:W3CDTF">2023-05-17T06:38:00Z</dcterms:created>
  <dcterms:modified xsi:type="dcterms:W3CDTF">2026-01-12T13:30:00Z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E8C38161E43646D7900057F105935D25</vt:lpwstr>
  </property>
</Properties>
</file>